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55236">
      <w:pPr>
        <w:pStyle w:val="8"/>
        <w:rPr>
          <w:rFonts w:eastAsia="楷体"/>
        </w:rPr>
      </w:pPr>
      <w:r>
        <w:rPr>
          <w:rFonts w:eastAsia="楷体"/>
        </w:rPr>
        <w:t>Core内memory为多片SRAM构成的144KB存储空间，用于存放神经元网络计算的权重、数据以及参数等，采用统一管理，灵活配置使用。</w:t>
      </w:r>
    </w:p>
    <w:p w14:paraId="32343CC3">
      <w:pPr>
        <w:pStyle w:val="8"/>
        <w:rPr>
          <w:rFonts w:eastAsia="楷体"/>
        </w:rPr>
      </w:pPr>
      <w:r>
        <w:rPr>
          <w:rFonts w:eastAsia="楷体"/>
        </w:rPr>
        <w:t>Core内memory由5片读写宽度为16B（128b）的物理SRAM块组成，为32KB×4+16KB。在逻辑上被划分为三块Memory：Mem0（读写宽度为32B，大小为64KB）、Mem1（读写宽度为32B，大小为64KB）和Mem2（读写宽度为16B，大小为16KB）。如下图4-1所示。</w:t>
      </w:r>
    </w:p>
    <w:p w14:paraId="17BC4BCE">
      <w:pPr>
        <w:pStyle w:val="8"/>
        <w:rPr>
          <w:rFonts w:eastAsia="楷体"/>
        </w:rPr>
      </w:pPr>
      <w:r>
        <w:rPr>
          <w:rFonts w:eastAsia="楷体"/>
        </w:rPr>
        <w:t>此外还包含一块大小为16B寄存器（等效Mem3，实际在Router模块中）用来存储待发送的输出数据，此模块可用于Soma和Router的数据交互。</w:t>
      </w:r>
    </w:p>
    <w:p w14:paraId="34421322">
      <w:pPr>
        <w:pStyle w:val="8"/>
        <w:rPr>
          <w:rFonts w:eastAsia="楷体"/>
        </w:rPr>
      </w:pPr>
    </w:p>
    <w:p w14:paraId="4774908D">
      <w:pPr>
        <w:pStyle w:val="8"/>
        <w:keepNext/>
        <w:rPr>
          <w:rFonts w:eastAsia="楷体"/>
        </w:rPr>
      </w:pPr>
      <w:r>
        <w:rPr>
          <w:rFonts w:eastAsia="楷体"/>
        </w:rPr>
        <w:drawing>
          <wp:inline distT="0" distB="0" distL="0" distR="0">
            <wp:extent cx="5403215" cy="2641600"/>
            <wp:effectExtent l="0" t="0" r="6985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620" cy="26456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BF10F4">
      <w:pPr>
        <w:pStyle w:val="3"/>
        <w:rPr>
          <w:rFonts w:eastAsia="楷体"/>
        </w:rPr>
      </w:pPr>
      <w:r>
        <w:rPr>
          <w:rFonts w:eastAsia="楷体"/>
        </w:rPr>
        <w:t xml:space="preserve">图 </w:t>
      </w:r>
      <w:r>
        <w:rPr>
          <w:rFonts w:eastAsia="楷体"/>
        </w:rPr>
        <w:fldChar w:fldCharType="begin"/>
      </w:r>
      <w:r>
        <w:rPr>
          <w:rFonts w:eastAsia="楷体"/>
        </w:rPr>
        <w:instrText xml:space="preserve"> STYLEREF 1 \s </w:instrText>
      </w:r>
      <w:r>
        <w:rPr>
          <w:rFonts w:eastAsia="楷体"/>
        </w:rPr>
        <w:fldChar w:fldCharType="separate"/>
      </w:r>
      <w:r>
        <w:rPr>
          <w:rFonts w:eastAsia="楷体"/>
        </w:rPr>
        <w:t>5</w:t>
      </w:r>
      <w:r>
        <w:rPr>
          <w:rFonts w:eastAsia="楷体"/>
        </w:rPr>
        <w:fldChar w:fldCharType="end"/>
      </w:r>
      <w:r>
        <w:rPr>
          <w:rFonts w:eastAsia="楷体"/>
        </w:rPr>
        <w:noBreakHyphen/>
      </w:r>
      <w:r>
        <w:rPr>
          <w:rFonts w:eastAsia="楷体"/>
        </w:rPr>
        <w:fldChar w:fldCharType="begin"/>
      </w:r>
      <w:r>
        <w:rPr>
          <w:rFonts w:eastAsia="楷体"/>
        </w:rPr>
        <w:instrText xml:space="preserve"> SEQ 图 \* ARABIC \s 1 </w:instrText>
      </w:r>
      <w:r>
        <w:rPr>
          <w:rFonts w:eastAsia="楷体"/>
        </w:rPr>
        <w:fldChar w:fldCharType="separate"/>
      </w:r>
      <w:r>
        <w:rPr>
          <w:rFonts w:eastAsia="楷体"/>
        </w:rPr>
        <w:t>1</w:t>
      </w:r>
      <w:r>
        <w:rPr>
          <w:rFonts w:eastAsia="楷体"/>
        </w:rPr>
        <w:fldChar w:fldCharType="end"/>
      </w:r>
      <w:r>
        <w:rPr>
          <w:rFonts w:eastAsia="楷体"/>
        </w:rPr>
        <w:t xml:space="preserve"> Memory 单元的基本结构示意图</w:t>
      </w:r>
    </w:p>
    <w:p w14:paraId="33484747">
      <w:pPr>
        <w:pStyle w:val="8"/>
        <w:rPr>
          <w:rFonts w:eastAsia="楷体"/>
        </w:rPr>
      </w:pPr>
      <w:r>
        <w:rPr>
          <w:rFonts w:eastAsia="楷体"/>
        </w:rPr>
        <w:t>基本工作模式：</w:t>
      </w:r>
    </w:p>
    <w:p w14:paraId="6B514561">
      <w:pPr>
        <w:pStyle w:val="8"/>
        <w:rPr>
          <w:rFonts w:eastAsia="楷体"/>
        </w:rPr>
      </w:pPr>
      <w:r>
        <w:rPr>
          <w:rFonts w:eastAsia="楷体"/>
        </w:rPr>
        <w:t>Mem0~1为权重、数据空间：权重、数据均按32B(256b)为宽读写；</w:t>
      </w:r>
    </w:p>
    <w:p w14:paraId="3B71D7DB">
      <w:pPr>
        <w:pStyle w:val="8"/>
        <w:rPr>
          <w:rFonts w:eastAsia="楷体"/>
        </w:rPr>
      </w:pPr>
      <w:r>
        <w:rPr>
          <w:rFonts w:eastAsia="楷体"/>
        </w:rPr>
        <w:t>Mem2 设定为参数、缓存空间：Soma 16B读写；Router 1B、2B、8B写、16B读；</w:t>
      </w:r>
    </w:p>
    <w:p w14:paraId="4E36F704">
      <w:pPr>
        <w:pStyle w:val="8"/>
        <w:rPr>
          <w:rFonts w:eastAsia="楷体"/>
        </w:rPr>
      </w:pPr>
      <w:r>
        <w:rPr>
          <w:rFonts w:eastAsia="楷体"/>
        </w:rPr>
        <w:t>Mem3 设定为单向输出缓存：Soma 16B写；Router 16B读（实现为Router中的寄存器）。</w:t>
      </w:r>
    </w:p>
    <w:p w14:paraId="2E444EAA">
      <w:pPr>
        <w:pStyle w:val="2"/>
        <w:rPr>
          <w:rFonts w:eastAsia="楷体"/>
        </w:rPr>
      </w:pPr>
      <w:bookmarkStart w:id="0" w:name="_Toc57564438"/>
      <w:bookmarkStart w:id="1" w:name="_Toc57321010"/>
      <w:r>
        <w:rPr>
          <w:rFonts w:eastAsia="楷体"/>
        </w:rPr>
        <w:t>SRAM块配置使用方式</w:t>
      </w:r>
      <w:bookmarkEnd w:id="0"/>
      <w:bookmarkEnd w:id="1"/>
    </w:p>
    <w:p w14:paraId="0449E88E">
      <w:pPr>
        <w:pStyle w:val="8"/>
        <w:rPr>
          <w:rFonts w:eastAsia="楷体"/>
        </w:rPr>
      </w:pPr>
      <w:r>
        <w:rPr>
          <w:rFonts w:eastAsia="楷体"/>
        </w:rPr>
        <w:t>在基本工作模式（mode0）下，Mem0～Mem1为计算（权重、数据）存储空间，Mem2为参数存储空间，Mem3为Soma到Router的缓存。</w:t>
      </w:r>
    </w:p>
    <w:p w14:paraId="1CE3D21E">
      <w:pPr>
        <w:pStyle w:val="8"/>
        <w:rPr>
          <w:rFonts w:eastAsia="楷体"/>
        </w:rPr>
      </w:pPr>
      <w:r>
        <w:rPr>
          <w:rFonts w:eastAsia="楷体"/>
        </w:rPr>
        <w:t>Mem0、mem1在使用时可以被分别指定给数据存储、权重存储，由Control Unit配置。即在执行∑X*W计算时，尽量保证X与W存放在不同的物理SRAM块上（需考虑放在相同物理SRAM块的情况），确保X、W可以同时读写，提高计算效率。数据包括：待计算的输入数据、原语执行结果、膜电位、Soma参数、向量参数、查找表参数等等。</w:t>
      </w:r>
    </w:p>
    <w:p w14:paraId="5FC30797">
      <w:pPr>
        <w:pStyle w:val="8"/>
        <w:rPr>
          <w:rFonts w:eastAsia="楷体"/>
        </w:rPr>
      </w:pPr>
      <w:r>
        <w:rPr>
          <w:rFonts w:eastAsia="楷体"/>
        </w:rPr>
        <w:t>Mem2指定为参数存储空间，主要用于存储原语代码</w:t>
      </w:r>
      <w:ins w:id="0" w:author="豆卢寄瑶" w:date="2021-04-17T12:53:50Z">
        <w:r>
          <w:rPr>
            <w:rFonts w:hint="eastAsia" w:eastAsia="楷体"/>
            <w:lang w:eastAsia="zh-CN"/>
          </w:rPr>
          <w:t>（</w:t>
        </w:r>
      </w:ins>
      <w:ins w:id="1" w:author="豆卢寄瑶" w:date="2021-04-17T12:53:52Z">
        <w:r>
          <w:rPr>
            <w:rFonts w:hint="eastAsia" w:eastAsia="楷体"/>
            <w:lang w:eastAsia="zh-CN"/>
          </w:rPr>
          <w:t>原语</w:t>
        </w:r>
      </w:ins>
      <w:ins w:id="2" w:author="豆卢寄瑶" w:date="2021-04-17T12:53:53Z">
        <w:r>
          <w:rPr>
            <w:rFonts w:hint="eastAsia" w:eastAsia="楷体"/>
            <w:lang w:eastAsia="zh-CN"/>
          </w:rPr>
          <w:t>参数</w:t>
        </w:r>
      </w:ins>
      <w:ins w:id="3" w:author="豆卢寄瑶" w:date="2021-04-17T12:53:50Z">
        <w:r>
          <w:rPr>
            <w:rFonts w:hint="eastAsia" w:eastAsia="楷体"/>
            <w:lang w:eastAsia="zh-CN"/>
          </w:rPr>
          <w:t>）</w:t>
        </w:r>
      </w:ins>
      <w:r>
        <w:rPr>
          <w:rFonts w:eastAsia="楷体"/>
        </w:rPr>
        <w:t>、路由表等参数，以及路由输入数据、输出数据的缓存。其中：</w:t>
      </w:r>
    </w:p>
    <w:p w14:paraId="579A6568">
      <w:pPr>
        <w:pStyle w:val="8"/>
        <w:rPr>
          <w:rFonts w:eastAsia="楷体"/>
        </w:rPr>
      </w:pPr>
      <w:r>
        <w:rPr>
          <w:rFonts w:eastAsia="楷体"/>
        </w:rPr>
        <w:t>默认原语PI的存储起始地址为Mem2的0地址，长度3KB；路由表RLUT的存储起始地址为Mem2的3KB地址，长度1KB；其余12KB为数据缓存，其地址分配在Axon、Soma、Router的执行原语中指定。</w:t>
      </w:r>
    </w:p>
    <w:p w14:paraId="08D49BB2">
      <w:pPr>
        <w:pStyle w:val="8"/>
        <w:rPr>
          <w:rFonts w:eastAsia="楷体"/>
        </w:rPr>
      </w:pPr>
      <w:r>
        <w:rPr>
          <w:rFonts w:eastAsia="楷体"/>
        </w:rPr>
        <w:t>Mem3为16B寄存器组成的缓存单元，用于缓存Soma向Router发送需要Core间传输的数据。当Soma写该缓存后该缓存写使能清0，Router发送器读取该缓存后，该缓存写使能置1。</w:t>
      </w:r>
    </w:p>
    <w:p w14:paraId="2567BBA1">
      <w:pPr>
        <w:pStyle w:val="8"/>
        <w:rPr>
          <w:rFonts w:eastAsia="楷体"/>
        </w:rPr>
      </w:pPr>
      <w:r>
        <w:rPr>
          <w:rFonts w:eastAsia="楷体"/>
        </w:rPr>
        <w:t>Memory单元在Core运行过程中，仅被Axon、Soma以及Router等3个处理器单元访问。各单元模块对memory单元访问的需求如下</w:t>
      </w:r>
      <w:r>
        <w:rPr>
          <w:rFonts w:eastAsia="楷体"/>
        </w:rPr>
        <w:fldChar w:fldCharType="begin"/>
      </w:r>
      <w:r>
        <w:rPr>
          <w:rFonts w:eastAsia="楷体"/>
        </w:rPr>
        <w:instrText xml:space="preserve"> REF _Ref25149268 \h  \* MERGEFORMAT </w:instrText>
      </w:r>
      <w:r>
        <w:rPr>
          <w:rFonts w:eastAsia="楷体"/>
        </w:rPr>
        <w:fldChar w:fldCharType="separate"/>
      </w:r>
      <w:r>
        <w:rPr>
          <w:rFonts w:eastAsia="楷体"/>
        </w:rPr>
        <w:t>表 5</w:t>
      </w:r>
      <w:r>
        <w:rPr>
          <w:rFonts w:eastAsia="楷体"/>
        </w:rPr>
        <w:noBreakHyphen/>
      </w:r>
      <w:r>
        <w:rPr>
          <w:rFonts w:eastAsia="楷体"/>
        </w:rPr>
        <w:t>1</w:t>
      </w:r>
      <w:r>
        <w:rPr>
          <w:rFonts w:eastAsia="楷体"/>
        </w:rPr>
        <w:fldChar w:fldCharType="end"/>
      </w:r>
      <w:r>
        <w:rPr>
          <w:rFonts w:eastAsia="楷体"/>
        </w:rPr>
        <w:t>所示。</w:t>
      </w:r>
    </w:p>
    <w:p w14:paraId="4AA57D34">
      <w:pPr>
        <w:pStyle w:val="3"/>
        <w:rPr>
          <w:rFonts w:eastAsia="楷体"/>
        </w:rPr>
      </w:pPr>
      <w:bookmarkStart w:id="2" w:name="_Ref25149268"/>
      <w:r>
        <w:rPr>
          <w:rFonts w:eastAsia="楷体"/>
        </w:rPr>
        <w:t xml:space="preserve">表 </w:t>
      </w:r>
      <w:r>
        <w:rPr>
          <w:rFonts w:eastAsia="楷体"/>
        </w:rPr>
        <w:fldChar w:fldCharType="begin"/>
      </w:r>
      <w:r>
        <w:rPr>
          <w:rFonts w:eastAsia="楷体"/>
        </w:rPr>
        <w:instrText xml:space="preserve"> STYLEREF 1 \s </w:instrText>
      </w:r>
      <w:r>
        <w:rPr>
          <w:rFonts w:eastAsia="楷体"/>
        </w:rPr>
        <w:fldChar w:fldCharType="separate"/>
      </w:r>
      <w:r>
        <w:rPr>
          <w:rFonts w:eastAsia="楷体"/>
        </w:rPr>
        <w:t>5</w:t>
      </w:r>
      <w:r>
        <w:rPr>
          <w:rFonts w:eastAsia="楷体"/>
        </w:rPr>
        <w:fldChar w:fldCharType="end"/>
      </w:r>
      <w:r>
        <w:rPr>
          <w:rFonts w:eastAsia="楷体"/>
        </w:rPr>
        <w:noBreakHyphen/>
      </w:r>
      <w:r>
        <w:rPr>
          <w:rFonts w:eastAsia="楷体"/>
        </w:rPr>
        <w:fldChar w:fldCharType="begin"/>
      </w:r>
      <w:r>
        <w:rPr>
          <w:rFonts w:eastAsia="楷体"/>
        </w:rPr>
        <w:instrText xml:space="preserve"> SEQ 表 \* ARABIC \s 1 </w:instrText>
      </w:r>
      <w:r>
        <w:rPr>
          <w:rFonts w:eastAsia="楷体"/>
        </w:rPr>
        <w:fldChar w:fldCharType="separate"/>
      </w:r>
      <w:r>
        <w:rPr>
          <w:rFonts w:eastAsia="楷体"/>
        </w:rPr>
        <w:t>1</w:t>
      </w:r>
      <w:r>
        <w:rPr>
          <w:rFonts w:eastAsia="楷体"/>
        </w:rPr>
        <w:fldChar w:fldCharType="end"/>
      </w:r>
      <w:bookmarkEnd w:id="2"/>
      <w:r>
        <w:rPr>
          <w:rFonts w:eastAsia="楷体"/>
        </w:rPr>
        <w:t xml:space="preserve"> 各模块对Mem访问需求表</w:t>
      </w: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9"/>
        <w:gridCol w:w="987"/>
        <w:gridCol w:w="1560"/>
        <w:gridCol w:w="1984"/>
        <w:gridCol w:w="709"/>
        <w:gridCol w:w="709"/>
        <w:gridCol w:w="1139"/>
        <w:gridCol w:w="1554"/>
      </w:tblGrid>
      <w:tr w14:paraId="24022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0281B37">
            <w:pPr>
              <w:ind w:left="86" w:leftChars="36"/>
              <w:jc w:val="center"/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</w:pPr>
            <w:bookmarkStart w:id="3" w:name="_Hlk23888658"/>
            <w:r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  <w:t>模块</w:t>
            </w: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74C657">
            <w:pPr>
              <w:ind w:left="86" w:leftChars="36"/>
              <w:jc w:val="center"/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  <w:t>所需数据</w:t>
            </w:r>
          </w:p>
        </w:tc>
        <w:tc>
          <w:tcPr>
            <w:tcW w:w="1560" w:type="dxa"/>
            <w:vAlign w:val="center"/>
          </w:tcPr>
          <w:p w14:paraId="0AE38A59">
            <w:pPr>
              <w:ind w:left="86" w:leftChars="36"/>
              <w:jc w:val="center"/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  <w:t>说明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8E1069E">
            <w:pPr>
              <w:ind w:left="86" w:leftChars="36"/>
              <w:jc w:val="center"/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  <w:t>位宽</w:t>
            </w:r>
          </w:p>
        </w:tc>
        <w:tc>
          <w:tcPr>
            <w:tcW w:w="709" w:type="dxa"/>
            <w:vAlign w:val="center"/>
          </w:tcPr>
          <w:p w14:paraId="0B0AA3D6">
            <w:pPr>
              <w:ind w:left="86" w:leftChars="36"/>
              <w:jc w:val="center"/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  <w:t>类型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A34ABD0">
            <w:pPr>
              <w:ind w:left="-72" w:leftChars="-30"/>
              <w:jc w:val="center"/>
              <w:rPr>
                <w:rFonts w:hint="eastAsia" w:ascii="Times New Roman" w:hAnsi="Times New Roman" w:eastAsia="楷体"/>
                <w:b/>
                <w:kern w:val="0"/>
                <w:sz w:val="18"/>
                <w:szCs w:val="21"/>
                <w:lang w:eastAsia="zh-CN"/>
              </w:rPr>
            </w:pPr>
            <w:r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  <w:t>寻址空</w:t>
            </w:r>
          </w:p>
          <w:p w14:paraId="115BA1C9">
            <w:pPr>
              <w:ind w:left="-72" w:leftChars="-30"/>
              <w:jc w:val="center"/>
              <w:rPr>
                <w:ins w:id="4" w:author="豆卢寄瑶" w:date="2022-08-01T11:05:05Z"/>
                <w:rFonts w:hint="eastAsia" w:ascii="Times New Roman" w:hAnsi="Times New Roman" w:eastAsia="楷体"/>
                <w:b/>
                <w:kern w:val="0"/>
                <w:sz w:val="18"/>
                <w:szCs w:val="21"/>
                <w:lang w:eastAsia="zh-CN"/>
              </w:rPr>
            </w:pPr>
          </w:p>
          <w:p w14:paraId="07A94932">
            <w:pPr>
              <w:ind w:left="-72" w:leftChars="-30"/>
              <w:jc w:val="center"/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  <w:t>间位宽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C6AC82B">
            <w:pPr>
              <w:ind w:left="-65" w:leftChars="-27"/>
              <w:jc w:val="center"/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  <w:t>访问</w:t>
            </w:r>
          </w:p>
          <w:p w14:paraId="6AB7B36F">
            <w:pPr>
              <w:ind w:left="-65" w:leftChars="-27"/>
              <w:jc w:val="center"/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  <w:t>memory</w:t>
            </w:r>
          </w:p>
        </w:tc>
        <w:tc>
          <w:tcPr>
            <w:tcW w:w="1554" w:type="dxa"/>
            <w:vAlign w:val="center"/>
          </w:tcPr>
          <w:p w14:paraId="030950EE">
            <w:pPr>
              <w:ind w:left="86" w:leftChars="36"/>
              <w:jc w:val="center"/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b/>
                <w:kern w:val="0"/>
                <w:sz w:val="18"/>
                <w:szCs w:val="21"/>
              </w:rPr>
              <w:t>说明</w:t>
            </w:r>
          </w:p>
        </w:tc>
      </w:tr>
      <w:tr w14:paraId="5923D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  <w:jc w:val="center"/>
        </w:trPr>
        <w:tc>
          <w:tcPr>
            <w:tcW w:w="709" w:type="dxa"/>
            <w:vMerge w:val="restart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E54AD4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Axon</w:t>
            </w: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789147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PI_A</w:t>
            </w:r>
          </w:p>
        </w:tc>
        <w:tc>
          <w:tcPr>
            <w:tcW w:w="1560" w:type="dxa"/>
            <w:vAlign w:val="center"/>
          </w:tcPr>
          <w:p w14:paraId="59F9CB03">
            <w:pPr>
              <w:ind w:left="24" w:leftChars="10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Axon原语参数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6A7E581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32B</w:t>
            </w:r>
          </w:p>
        </w:tc>
        <w:tc>
          <w:tcPr>
            <w:tcW w:w="709" w:type="dxa"/>
            <w:vAlign w:val="center"/>
          </w:tcPr>
          <w:p w14:paraId="50FD2228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38917E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14b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CB8C80C">
            <w:pPr>
              <w:jc w:val="center"/>
              <w:rPr>
                <w:rFonts w:hint="eastAsia" w:ascii="Times New Roman" w:hAnsi="Times New Roman" w:eastAsia="楷体"/>
                <w:kern w:val="0"/>
                <w:sz w:val="18"/>
                <w:szCs w:val="21"/>
                <w:lang w:val="en-US" w:eastAsia="zh-CN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参数Mem</w:t>
            </w:r>
            <w:ins w:id="5" w:author="豆卢寄瑶" w:date="2021-04-17T13:01:00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2</w:t>
              </w:r>
            </w:ins>
          </w:p>
        </w:tc>
        <w:tc>
          <w:tcPr>
            <w:tcW w:w="1554" w:type="dxa"/>
            <w:vAlign w:val="center"/>
          </w:tcPr>
          <w:p w14:paraId="7ECC5EDB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低16B有效</w:t>
            </w:r>
          </w:p>
        </w:tc>
      </w:tr>
      <w:tr w14:paraId="399B6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  <w:jc w:val="center"/>
        </w:trPr>
        <w:tc>
          <w:tcPr>
            <w:tcW w:w="709" w:type="dxa"/>
            <w:vMerge w:val="continue"/>
            <w:vAlign w:val="center"/>
          </w:tcPr>
          <w:p w14:paraId="3CB2E79B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19809EA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InA</w:t>
            </w:r>
          </w:p>
        </w:tc>
        <w:tc>
          <w:tcPr>
            <w:tcW w:w="1560" w:type="dxa"/>
            <w:vAlign w:val="center"/>
          </w:tcPr>
          <w:p w14:paraId="1B9B56C1">
            <w:pPr>
              <w:ind w:left="24" w:leftChars="10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输入数据X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03F54C">
            <w:pPr>
              <w:snapToGrid w:val="0"/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32B</w:t>
            </w:r>
          </w:p>
          <w:p w14:paraId="4454F93A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(2b×128/ 8b×32/ 32b×8)</w:t>
            </w:r>
          </w:p>
        </w:tc>
        <w:tc>
          <w:tcPr>
            <w:tcW w:w="709" w:type="dxa"/>
            <w:vAlign w:val="center"/>
          </w:tcPr>
          <w:p w14:paraId="3982D8DE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2DDCA60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13b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2C87B48">
            <w:pPr>
              <w:jc w:val="center"/>
              <w:rPr>
                <w:rFonts w:hint="default" w:ascii="Times New Roman" w:hAnsi="Times New Roman" w:eastAsia="楷体"/>
                <w:kern w:val="0"/>
                <w:sz w:val="18"/>
                <w:szCs w:val="21"/>
                <w:lang w:val="en-US" w:eastAsia="zh-CN"/>
              </w:rPr>
            </w:pPr>
            <w:bookmarkStart w:id="4" w:name="_Hlk24710951"/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数据</w:t>
            </w:r>
            <w:bookmarkEnd w:id="4"/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Mem</w:t>
            </w:r>
            <w:ins w:id="6" w:author="豆卢寄瑶" w:date="2021-04-17T13:01:02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01</w:t>
              </w:r>
            </w:ins>
          </w:p>
        </w:tc>
        <w:tc>
          <w:tcPr>
            <w:tcW w:w="1554" w:type="dxa"/>
            <w:vAlign w:val="center"/>
          </w:tcPr>
          <w:p w14:paraId="74BAE986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与PI_A共用同一个Mem总线接口</w:t>
            </w:r>
          </w:p>
        </w:tc>
      </w:tr>
      <w:tr w14:paraId="3C041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  <w:jc w:val="center"/>
        </w:trPr>
        <w:tc>
          <w:tcPr>
            <w:tcW w:w="709" w:type="dxa"/>
            <w:vMerge w:val="continue"/>
            <w:vAlign w:val="center"/>
          </w:tcPr>
          <w:p w14:paraId="60DFD71B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93AD935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V</w:t>
            </w:r>
          </w:p>
        </w:tc>
        <w:tc>
          <w:tcPr>
            <w:tcW w:w="1560" w:type="dxa"/>
            <w:vAlign w:val="center"/>
          </w:tcPr>
          <w:p w14:paraId="1D14F01A">
            <w:pPr>
              <w:ind w:left="24" w:leftChars="10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计算结果V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3F22CC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32B (32b×8)</w:t>
            </w:r>
          </w:p>
        </w:tc>
        <w:tc>
          <w:tcPr>
            <w:tcW w:w="709" w:type="dxa"/>
            <w:vAlign w:val="center"/>
          </w:tcPr>
          <w:p w14:paraId="5164DCFB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W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A150E2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13b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A448A47">
            <w:pPr>
              <w:jc w:val="center"/>
              <w:rPr>
                <w:rFonts w:hint="default" w:ascii="Times New Roman" w:hAnsi="Times New Roman" w:eastAsia="楷体"/>
                <w:kern w:val="0"/>
                <w:sz w:val="18"/>
                <w:szCs w:val="21"/>
                <w:lang w:val="en-US" w:eastAsia="zh-CN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数据Mem</w:t>
            </w:r>
            <w:ins w:id="7" w:author="豆卢寄瑶" w:date="2021-04-17T13:01:06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0</w:t>
              </w:r>
            </w:ins>
            <w:ins w:id="8" w:author="豆卢寄瑶" w:date="2021-04-17T13:01:07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1</w:t>
              </w:r>
            </w:ins>
          </w:p>
        </w:tc>
        <w:tc>
          <w:tcPr>
            <w:tcW w:w="1554" w:type="dxa"/>
            <w:vAlign w:val="center"/>
          </w:tcPr>
          <w:p w14:paraId="657E8B28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与InB共用同一个Mem总线接口</w:t>
            </w:r>
          </w:p>
        </w:tc>
      </w:tr>
      <w:tr w14:paraId="6EEB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  <w:jc w:val="center"/>
        </w:trPr>
        <w:tc>
          <w:tcPr>
            <w:tcW w:w="709" w:type="dxa"/>
            <w:vMerge w:val="continue"/>
            <w:vAlign w:val="center"/>
          </w:tcPr>
          <w:p w14:paraId="6390AC32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E15BA96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InB</w:t>
            </w:r>
          </w:p>
        </w:tc>
        <w:tc>
          <w:tcPr>
            <w:tcW w:w="1560" w:type="dxa"/>
            <w:vAlign w:val="center"/>
          </w:tcPr>
          <w:p w14:paraId="47B493EB">
            <w:pPr>
              <w:ind w:left="24" w:leftChars="10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权重数据W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BA3ED2">
            <w:pPr>
              <w:snapToGrid w:val="0"/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32B</w:t>
            </w:r>
          </w:p>
          <w:p w14:paraId="59DB0EFE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(2b×128/ 8b×32/ 32b×8)</w:t>
            </w:r>
          </w:p>
        </w:tc>
        <w:tc>
          <w:tcPr>
            <w:tcW w:w="709" w:type="dxa"/>
            <w:vAlign w:val="center"/>
          </w:tcPr>
          <w:p w14:paraId="534BE3B1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380DCF8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13b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25F8CF7">
            <w:pPr>
              <w:jc w:val="center"/>
              <w:rPr>
                <w:rFonts w:hint="default" w:ascii="Times New Roman" w:hAnsi="Times New Roman" w:eastAsia="楷体"/>
                <w:kern w:val="0"/>
                <w:sz w:val="18"/>
                <w:szCs w:val="21"/>
                <w:lang w:val="en-US" w:eastAsia="zh-CN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权重Mem</w:t>
            </w:r>
            <w:ins w:id="9" w:author="豆卢寄瑶" w:date="2021-04-17T13:01:09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01</w:t>
              </w:r>
            </w:ins>
          </w:p>
        </w:tc>
        <w:tc>
          <w:tcPr>
            <w:tcW w:w="1554" w:type="dxa"/>
            <w:vAlign w:val="center"/>
          </w:tcPr>
          <w:p w14:paraId="2BC73EA3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</w:tr>
      <w:bookmarkEnd w:id="3"/>
      <w:tr w14:paraId="1BC69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  <w:jc w:val="center"/>
        </w:trPr>
        <w:tc>
          <w:tcPr>
            <w:tcW w:w="709" w:type="dxa"/>
            <w:vMerge w:val="restart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FFD67CE">
            <w:pPr>
              <w:widowControl w:val="0"/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Soma</w:t>
            </w: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43A07A1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PI_S</w:t>
            </w:r>
          </w:p>
        </w:tc>
        <w:tc>
          <w:tcPr>
            <w:tcW w:w="1560" w:type="dxa"/>
            <w:vAlign w:val="center"/>
          </w:tcPr>
          <w:p w14:paraId="07B8481C">
            <w:pPr>
              <w:ind w:left="24" w:leftChars="10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Soma原语参数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DC9D937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16B</w:t>
            </w:r>
          </w:p>
        </w:tc>
        <w:tc>
          <w:tcPr>
            <w:tcW w:w="709" w:type="dxa"/>
            <w:vAlign w:val="center"/>
          </w:tcPr>
          <w:p w14:paraId="56192ED6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233EBED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14b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2F5238A">
            <w:pPr>
              <w:jc w:val="center"/>
              <w:rPr>
                <w:rFonts w:hint="eastAsia" w:ascii="Times New Roman" w:hAnsi="Times New Roman" w:eastAsia="楷体"/>
                <w:kern w:val="0"/>
                <w:sz w:val="18"/>
                <w:szCs w:val="21"/>
                <w:lang w:val="en-US" w:eastAsia="zh-CN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参数Mem</w:t>
            </w:r>
            <w:ins w:id="10" w:author="豆卢寄瑶" w:date="2021-04-17T13:01:11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2</w:t>
              </w:r>
            </w:ins>
          </w:p>
        </w:tc>
        <w:tc>
          <w:tcPr>
            <w:tcW w:w="1554" w:type="dxa"/>
            <w:vMerge w:val="restart"/>
            <w:vAlign w:val="center"/>
          </w:tcPr>
          <w:p w14:paraId="0FB0239E">
            <w:pPr>
              <w:widowControl w:val="0"/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共用两个读写分离的Mem总线接口</w:t>
            </w:r>
          </w:p>
        </w:tc>
      </w:tr>
      <w:tr w14:paraId="3D082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  <w:jc w:val="center"/>
        </w:trPr>
        <w:tc>
          <w:tcPr>
            <w:tcW w:w="709" w:type="dxa"/>
            <w:vMerge w:val="continue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4AFD61D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AE54A1B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P/S</w:t>
            </w:r>
          </w:p>
        </w:tc>
        <w:tc>
          <w:tcPr>
            <w:tcW w:w="1560" w:type="dxa"/>
            <w:vAlign w:val="center"/>
          </w:tcPr>
          <w:p w14:paraId="305D8A33">
            <w:pPr>
              <w:ind w:left="24" w:leftChars="10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神经元参数，如膜电位V，偏置b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1FC1709">
            <w:pPr>
              <w:spacing w:after="97" w:afterLines="30"/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16B (32b×4)</w:t>
            </w:r>
          </w:p>
        </w:tc>
        <w:tc>
          <w:tcPr>
            <w:tcW w:w="709" w:type="dxa"/>
            <w:vAlign w:val="center"/>
          </w:tcPr>
          <w:p w14:paraId="72982142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R/W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1E5726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14b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B4F2E46">
            <w:pPr>
              <w:jc w:val="center"/>
              <w:rPr>
                <w:rFonts w:hint="default" w:ascii="Times New Roman" w:hAnsi="Times New Roman" w:eastAsia="楷体"/>
                <w:kern w:val="0"/>
                <w:sz w:val="18"/>
                <w:szCs w:val="21"/>
                <w:lang w:val="en-US" w:eastAsia="zh-CN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数据Mem</w:t>
            </w:r>
            <w:ins w:id="11" w:author="豆卢寄瑶" w:date="2021-04-17T13:01:12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01</w:t>
              </w:r>
            </w:ins>
          </w:p>
        </w:tc>
        <w:tc>
          <w:tcPr>
            <w:tcW w:w="1554" w:type="dxa"/>
            <w:vMerge w:val="continue"/>
            <w:vAlign w:val="center"/>
          </w:tcPr>
          <w:p w14:paraId="6D9B8B15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</w:tr>
      <w:tr w14:paraId="2A4FA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  <w:jc w:val="center"/>
        </w:trPr>
        <w:tc>
          <w:tcPr>
            <w:tcW w:w="709" w:type="dxa"/>
            <w:vMerge w:val="continue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824508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58F9A8B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Move_data</w:t>
            </w:r>
          </w:p>
        </w:tc>
        <w:tc>
          <w:tcPr>
            <w:tcW w:w="1560" w:type="dxa"/>
            <w:vAlign w:val="center"/>
          </w:tcPr>
          <w:p w14:paraId="3A66F877">
            <w:pPr>
              <w:ind w:left="24" w:leftChars="10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Soma需要搬运的数据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F78E5AE">
            <w:pPr>
              <w:spacing w:after="97" w:afterLines="30"/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16B</w:t>
            </w:r>
          </w:p>
        </w:tc>
        <w:tc>
          <w:tcPr>
            <w:tcW w:w="709" w:type="dxa"/>
            <w:vAlign w:val="center"/>
          </w:tcPr>
          <w:p w14:paraId="139F8ACF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R/W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EEDCCE8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14b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4968DCB">
            <w:pPr>
              <w:jc w:val="center"/>
              <w:rPr>
                <w:rFonts w:hint="default" w:ascii="Times New Roman" w:hAnsi="Times New Roman" w:eastAsia="楷体"/>
                <w:kern w:val="0"/>
                <w:sz w:val="18"/>
                <w:szCs w:val="21"/>
                <w:lang w:val="en-US" w:eastAsia="zh-CN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所有Mem</w:t>
            </w:r>
            <w:ins w:id="12" w:author="豆卢寄瑶" w:date="2021-04-17T13:01:13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012</w:t>
              </w:r>
            </w:ins>
          </w:p>
        </w:tc>
        <w:tc>
          <w:tcPr>
            <w:tcW w:w="1554" w:type="dxa"/>
            <w:vMerge w:val="continue"/>
            <w:vAlign w:val="center"/>
          </w:tcPr>
          <w:p w14:paraId="7DA87ED4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</w:tr>
      <w:tr w14:paraId="70ECD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  <w:jc w:val="center"/>
        </w:trPr>
        <w:tc>
          <w:tcPr>
            <w:tcW w:w="709" w:type="dxa"/>
            <w:vMerge w:val="continue"/>
            <w:vAlign w:val="center"/>
          </w:tcPr>
          <w:p w14:paraId="5B43C054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8FF49CB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LUT_Data</w:t>
            </w:r>
          </w:p>
        </w:tc>
        <w:tc>
          <w:tcPr>
            <w:tcW w:w="1560" w:type="dxa"/>
            <w:vAlign w:val="center"/>
          </w:tcPr>
          <w:p w14:paraId="5A4349A3">
            <w:pPr>
              <w:ind w:left="24" w:leftChars="10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ANN模式下LUT激活函数输出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0319B9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16B</w:t>
            </w:r>
          </w:p>
          <w:p w14:paraId="3D5ED956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模块内加入位选操作</w:t>
            </w:r>
          </w:p>
        </w:tc>
        <w:tc>
          <w:tcPr>
            <w:tcW w:w="709" w:type="dxa"/>
            <w:vAlign w:val="center"/>
          </w:tcPr>
          <w:p w14:paraId="244558E9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750E63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14b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11B0FB">
            <w:pPr>
              <w:jc w:val="center"/>
              <w:rPr>
                <w:rFonts w:hint="default" w:ascii="Times New Roman" w:hAnsi="Times New Roman" w:eastAsia="楷体"/>
                <w:kern w:val="0"/>
                <w:sz w:val="18"/>
                <w:szCs w:val="21"/>
                <w:lang w:val="en-US" w:eastAsia="zh-CN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权重Mem</w:t>
            </w:r>
            <w:ins w:id="13" w:author="豆卢寄瑶" w:date="2021-04-17T13:01:16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01</w:t>
              </w:r>
            </w:ins>
          </w:p>
        </w:tc>
        <w:tc>
          <w:tcPr>
            <w:tcW w:w="1554" w:type="dxa"/>
            <w:vMerge w:val="continue"/>
            <w:vAlign w:val="center"/>
          </w:tcPr>
          <w:p w14:paraId="49637DE0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</w:tr>
      <w:tr w14:paraId="7E5AB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  <w:jc w:val="center"/>
        </w:trPr>
        <w:tc>
          <w:tcPr>
            <w:tcW w:w="709" w:type="dxa"/>
            <w:vMerge w:val="restart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36AD94FB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Router</w:t>
            </w: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84A7967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PI_R</w:t>
            </w:r>
          </w:p>
        </w:tc>
        <w:tc>
          <w:tcPr>
            <w:tcW w:w="1560" w:type="dxa"/>
            <w:vAlign w:val="center"/>
          </w:tcPr>
          <w:p w14:paraId="6F2151CE">
            <w:pPr>
              <w:ind w:left="24" w:leftChars="10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Router原语参数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9A12CEB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16B</w:t>
            </w:r>
          </w:p>
        </w:tc>
        <w:tc>
          <w:tcPr>
            <w:tcW w:w="709" w:type="dxa"/>
            <w:vAlign w:val="center"/>
          </w:tcPr>
          <w:p w14:paraId="263516CA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1EEE13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14b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0BBF4227">
            <w:pPr>
              <w:jc w:val="center"/>
              <w:rPr>
                <w:rFonts w:hint="eastAsia" w:ascii="Times New Roman" w:hAnsi="Times New Roman" w:eastAsia="楷体"/>
                <w:kern w:val="0"/>
                <w:sz w:val="18"/>
                <w:szCs w:val="21"/>
                <w:lang w:val="en-US" w:eastAsia="zh-CN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参数Mem</w:t>
            </w:r>
            <w:ins w:id="14" w:author="豆卢寄瑶" w:date="2021-04-17T13:01:18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2</w:t>
              </w:r>
            </w:ins>
          </w:p>
        </w:tc>
        <w:tc>
          <w:tcPr>
            <w:tcW w:w="1554" w:type="dxa"/>
            <w:vMerge w:val="restart"/>
            <w:vAlign w:val="center"/>
          </w:tcPr>
          <w:p w14:paraId="238EE678">
            <w:pPr>
              <w:widowControl w:val="0"/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共用同一个Mem总线接口</w:t>
            </w:r>
          </w:p>
        </w:tc>
      </w:tr>
      <w:tr w14:paraId="74758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709" w:type="dxa"/>
            <w:vMerge w:val="continue"/>
            <w:vAlign w:val="center"/>
          </w:tcPr>
          <w:p w14:paraId="5023826E">
            <w:pPr>
              <w:ind w:left="86" w:leftChars="36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299D85A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RLUT_data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3E89C48">
            <w:pPr>
              <w:ind w:left="24" w:leftChars="10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路由表包头数据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982A11E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16B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385F493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258F269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14b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4DC83242">
            <w:pPr>
              <w:jc w:val="center"/>
              <w:rPr>
                <w:rFonts w:hint="eastAsia" w:ascii="Times New Roman" w:hAnsi="Times New Roman" w:eastAsia="楷体"/>
                <w:kern w:val="0"/>
                <w:sz w:val="18"/>
                <w:szCs w:val="21"/>
                <w:lang w:val="en-US" w:eastAsia="zh-CN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参数Mem</w:t>
            </w:r>
            <w:ins w:id="15" w:author="豆卢寄瑶" w:date="2021-04-17T13:01:19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2</w:t>
              </w:r>
            </w:ins>
          </w:p>
        </w:tc>
        <w:tc>
          <w:tcPr>
            <w:tcW w:w="1554" w:type="dxa"/>
            <w:vMerge w:val="continue"/>
            <w:vAlign w:val="center"/>
          </w:tcPr>
          <w:p w14:paraId="22886366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</w:tr>
      <w:tr w14:paraId="1B4BF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709" w:type="dxa"/>
            <w:vMerge w:val="continue"/>
            <w:vAlign w:val="center"/>
          </w:tcPr>
          <w:p w14:paraId="0FC6076D">
            <w:pPr>
              <w:ind w:left="86" w:leftChars="36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59D68CD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R_Dout</w:t>
            </w:r>
          </w:p>
        </w:tc>
        <w:tc>
          <w:tcPr>
            <w:tcW w:w="1560" w:type="dxa"/>
            <w:vAlign w:val="center"/>
          </w:tcPr>
          <w:p w14:paraId="712EB9BC">
            <w:pPr>
              <w:ind w:left="24" w:leftChars="10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路由发送数据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FE275A8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16B</w:t>
            </w:r>
          </w:p>
        </w:tc>
        <w:tc>
          <w:tcPr>
            <w:tcW w:w="709" w:type="dxa"/>
            <w:vAlign w:val="center"/>
          </w:tcPr>
          <w:p w14:paraId="03E1219F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66CE50B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14b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44A2B20">
            <w:pPr>
              <w:jc w:val="center"/>
              <w:rPr>
                <w:rFonts w:hint="eastAsia" w:ascii="Times New Roman" w:hAnsi="Times New Roman" w:eastAsia="楷体"/>
                <w:kern w:val="0"/>
                <w:sz w:val="18"/>
                <w:szCs w:val="21"/>
                <w:lang w:val="en-US" w:eastAsia="zh-CN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参数Mem</w:t>
            </w:r>
            <w:ins w:id="16" w:author="豆卢寄瑶" w:date="2021-04-17T13:01:20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2</w:t>
              </w:r>
            </w:ins>
          </w:p>
        </w:tc>
        <w:tc>
          <w:tcPr>
            <w:tcW w:w="1554" w:type="dxa"/>
            <w:vMerge w:val="continue"/>
            <w:vAlign w:val="center"/>
          </w:tcPr>
          <w:p w14:paraId="01AB015A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</w:tr>
      <w:tr w14:paraId="6CF1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709" w:type="dxa"/>
            <w:vMerge w:val="continue"/>
            <w:vAlign w:val="center"/>
          </w:tcPr>
          <w:p w14:paraId="2DE602B1">
            <w:pPr>
              <w:ind w:left="86" w:leftChars="36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5170897D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R_Din</w:t>
            </w:r>
          </w:p>
        </w:tc>
        <w:tc>
          <w:tcPr>
            <w:tcW w:w="1560" w:type="dxa"/>
            <w:vAlign w:val="center"/>
          </w:tcPr>
          <w:p w14:paraId="3ABD737D">
            <w:pPr>
              <w:ind w:left="24" w:leftChars="10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路由接收数据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B4E2ABF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8B</w:t>
            </w:r>
          </w:p>
          <w:p w14:paraId="13DD5DDE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1B</w:t>
            </w:r>
          </w:p>
        </w:tc>
        <w:tc>
          <w:tcPr>
            <w:tcW w:w="709" w:type="dxa"/>
            <w:vAlign w:val="center"/>
          </w:tcPr>
          <w:p w14:paraId="78BE85B1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W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36DB5CA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14+2b</w:t>
            </w:r>
          </w:p>
          <w:p w14:paraId="4925DD7E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14+5b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66B1E3AE">
            <w:pPr>
              <w:jc w:val="center"/>
              <w:rPr>
                <w:rFonts w:hint="eastAsia" w:ascii="Times New Roman" w:hAnsi="Times New Roman" w:eastAsia="楷体"/>
                <w:kern w:val="0"/>
                <w:sz w:val="18"/>
                <w:szCs w:val="21"/>
                <w:lang w:val="en-US" w:eastAsia="zh-CN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参数Mem</w:t>
            </w:r>
            <w:ins w:id="17" w:author="豆卢寄瑶" w:date="2021-04-17T13:01:21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2</w:t>
              </w:r>
            </w:ins>
          </w:p>
        </w:tc>
        <w:tc>
          <w:tcPr>
            <w:tcW w:w="1554" w:type="dxa"/>
            <w:vMerge w:val="continue"/>
            <w:vAlign w:val="center"/>
          </w:tcPr>
          <w:p w14:paraId="7902BB91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</w:tr>
      <w:tr w14:paraId="21AA8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709" w:type="dxa"/>
            <w:vMerge w:val="continue"/>
            <w:vAlign w:val="center"/>
          </w:tcPr>
          <w:p w14:paraId="33E26E86">
            <w:pPr>
              <w:ind w:left="86" w:leftChars="36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  <w:tc>
          <w:tcPr>
            <w:tcW w:w="987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6CB16C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IN_PI_XI</w:t>
            </w:r>
          </w:p>
        </w:tc>
        <w:tc>
          <w:tcPr>
            <w:tcW w:w="1560" w:type="dxa"/>
            <w:vAlign w:val="center"/>
          </w:tcPr>
          <w:p w14:paraId="6F280ABE">
            <w:pPr>
              <w:ind w:left="24" w:leftChars="10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即时原语应答返回地址</w:t>
            </w:r>
          </w:p>
        </w:tc>
        <w:tc>
          <w:tcPr>
            <w:tcW w:w="1984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152F466B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2B</w:t>
            </w:r>
          </w:p>
        </w:tc>
        <w:tc>
          <w:tcPr>
            <w:tcW w:w="709" w:type="dxa"/>
            <w:vAlign w:val="center"/>
          </w:tcPr>
          <w:p w14:paraId="3D0B773C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W</w:t>
            </w:r>
          </w:p>
        </w:tc>
        <w:tc>
          <w:tcPr>
            <w:tcW w:w="70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7B9F5C09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14+4b</w:t>
            </w:r>
          </w:p>
        </w:tc>
        <w:tc>
          <w:tcPr>
            <w:tcW w:w="1139" w:type="dxa"/>
            <w:shd w:val="clear" w:color="auto" w:fill="auto"/>
            <w:tcMar>
              <w:top w:w="15" w:type="dxa"/>
              <w:left w:w="57" w:type="dxa"/>
              <w:bottom w:w="0" w:type="dxa"/>
              <w:right w:w="57" w:type="dxa"/>
            </w:tcMar>
            <w:vAlign w:val="center"/>
          </w:tcPr>
          <w:p w14:paraId="29D6776A">
            <w:pPr>
              <w:jc w:val="center"/>
              <w:rPr>
                <w:rFonts w:hint="eastAsia" w:ascii="Times New Roman" w:hAnsi="Times New Roman" w:eastAsia="楷体"/>
                <w:kern w:val="0"/>
                <w:sz w:val="18"/>
                <w:szCs w:val="21"/>
                <w:lang w:val="en-US" w:eastAsia="zh-CN"/>
              </w:rPr>
            </w:pPr>
            <w:r>
              <w:rPr>
                <w:rFonts w:ascii="Times New Roman" w:hAnsi="Times New Roman" w:eastAsia="楷体"/>
                <w:kern w:val="0"/>
                <w:sz w:val="18"/>
                <w:szCs w:val="21"/>
              </w:rPr>
              <w:t>参数Mem</w:t>
            </w:r>
            <w:ins w:id="18" w:author="豆卢寄瑶" w:date="2021-04-17T13:01:22Z">
              <w:r>
                <w:rPr>
                  <w:rFonts w:hint="eastAsia" w:ascii="Times New Roman" w:hAnsi="Times New Roman" w:eastAsia="楷体"/>
                  <w:kern w:val="0"/>
                  <w:sz w:val="18"/>
                  <w:szCs w:val="21"/>
                  <w:lang w:val="en-US" w:eastAsia="zh-CN"/>
                </w:rPr>
                <w:t>2</w:t>
              </w:r>
            </w:ins>
          </w:p>
        </w:tc>
        <w:tc>
          <w:tcPr>
            <w:tcW w:w="1554" w:type="dxa"/>
            <w:vMerge w:val="continue"/>
            <w:vAlign w:val="center"/>
          </w:tcPr>
          <w:p w14:paraId="760E6E26">
            <w:pPr>
              <w:jc w:val="center"/>
              <w:rPr>
                <w:rFonts w:ascii="Times New Roman" w:hAnsi="Times New Roman" w:eastAsia="楷体"/>
                <w:kern w:val="0"/>
                <w:sz w:val="18"/>
                <w:szCs w:val="21"/>
              </w:rPr>
            </w:pPr>
          </w:p>
        </w:tc>
      </w:tr>
    </w:tbl>
    <w:p w14:paraId="69C1A528">
      <w:pPr>
        <w:pStyle w:val="2"/>
        <w:rPr>
          <w:rFonts w:eastAsia="楷体"/>
        </w:rPr>
      </w:pPr>
      <w:bookmarkStart w:id="5" w:name="_Toc57564439"/>
      <w:bookmarkStart w:id="6" w:name="_Toc57321011"/>
      <w:r>
        <w:rPr>
          <w:rFonts w:eastAsia="楷体"/>
        </w:rPr>
        <w:t>处理器访问SRAM</w:t>
      </w:r>
      <w:bookmarkEnd w:id="5"/>
      <w:bookmarkEnd w:id="6"/>
    </w:p>
    <w:p w14:paraId="5C553A51">
      <w:pPr>
        <w:pStyle w:val="8"/>
        <w:rPr>
          <w:rFonts w:eastAsia="楷体"/>
        </w:rPr>
      </w:pPr>
      <w:r>
        <w:rPr>
          <w:rFonts w:eastAsia="楷体"/>
        </w:rPr>
        <w:t>Axon Unit有两套数据总线，分别访问数据空间、权重空间。InB总线为读写数据总线，控制从权重空间读出权重数据W，写回W更新数据；InA总线为读写总线，控制从数据空间读出输入数据X，并将计算结果V写回数据空间。</w:t>
      </w:r>
    </w:p>
    <w:p w14:paraId="2FD43130">
      <w:pPr>
        <w:pStyle w:val="8"/>
        <w:rPr>
          <w:rFonts w:eastAsia="楷体"/>
        </w:rPr>
      </w:pPr>
      <w:r>
        <w:rPr>
          <w:rFonts w:eastAsia="楷体"/>
        </w:rPr>
        <w:t>Axon Unit（数据处理器）的内存读写数据位宽为32B，地址溢出指定数据空间大小时，地址取余数。数据处理器访问优先级最高</w:t>
      </w:r>
      <w:ins w:id="19" w:author="豆卢寄瑶" w:date="2021-04-17T13:24:04Z">
        <w:r>
          <w:rPr>
            <w:rFonts w:hint="eastAsia" w:eastAsia="楷体"/>
            <w:lang w:eastAsia="zh-CN"/>
          </w:rPr>
          <w:t>（</w:t>
        </w:r>
      </w:ins>
      <w:ins w:id="20" w:author="豆卢寄瑶" w:date="2021-04-17T13:24:06Z">
        <w:r>
          <w:rPr>
            <w:rFonts w:hint="eastAsia" w:eastAsia="楷体"/>
            <w:lang w:val="en-US" w:eastAsia="zh-CN"/>
          </w:rPr>
          <w:t>A</w:t>
        </w:r>
      </w:ins>
      <w:ins w:id="21" w:author="豆卢寄瑶" w:date="2021-04-17T13:24:08Z">
        <w:r>
          <w:rPr>
            <w:rFonts w:hint="eastAsia" w:eastAsia="楷体"/>
            <w:lang w:val="en-US" w:eastAsia="zh-CN"/>
          </w:rPr>
          <w:t>xon</w:t>
        </w:r>
      </w:ins>
      <w:ins w:id="22" w:author="豆卢寄瑶" w:date="2021-04-17T13:24:09Z">
        <w:r>
          <w:rPr>
            <w:rFonts w:hint="eastAsia" w:eastAsia="楷体"/>
            <w:lang w:val="en-US" w:eastAsia="zh-CN"/>
          </w:rPr>
          <w:t xml:space="preserve"> U</w:t>
        </w:r>
      </w:ins>
      <w:ins w:id="23" w:author="豆卢寄瑶" w:date="2021-04-17T13:24:10Z">
        <w:r>
          <w:rPr>
            <w:rFonts w:hint="eastAsia" w:eastAsia="楷体"/>
            <w:lang w:val="en-US" w:eastAsia="zh-CN"/>
          </w:rPr>
          <w:t>nit</w:t>
        </w:r>
      </w:ins>
      <w:ins w:id="24" w:author="豆卢寄瑶" w:date="2021-04-17T13:24:11Z">
        <w:r>
          <w:rPr>
            <w:rFonts w:hint="eastAsia" w:eastAsia="楷体"/>
            <w:lang w:val="en-US" w:eastAsia="zh-CN"/>
          </w:rPr>
          <w:t xml:space="preserve"> </w:t>
        </w:r>
      </w:ins>
      <w:ins w:id="25" w:author="豆卢寄瑶" w:date="2021-04-17T13:24:14Z">
        <w:r>
          <w:rPr>
            <w:rFonts w:hint="eastAsia" w:eastAsia="楷体"/>
            <w:lang w:val="en-US" w:eastAsia="zh-CN"/>
          </w:rPr>
          <w:t>的</w:t>
        </w:r>
      </w:ins>
      <w:ins w:id="26" w:author="豆卢寄瑶" w:date="2021-04-17T13:24:15Z">
        <w:r>
          <w:rPr>
            <w:rFonts w:hint="eastAsia" w:eastAsia="楷体"/>
            <w:lang w:val="en-US" w:eastAsia="zh-CN"/>
          </w:rPr>
          <w:t>地址</w:t>
        </w:r>
      </w:ins>
      <w:ins w:id="27" w:author="豆卢寄瑶" w:date="2021-04-17T13:24:16Z">
        <w:r>
          <w:rPr>
            <w:rFonts w:hint="eastAsia" w:eastAsia="楷体"/>
            <w:lang w:val="en-US" w:eastAsia="zh-CN"/>
          </w:rPr>
          <w:t>总线</w:t>
        </w:r>
      </w:ins>
      <w:ins w:id="28" w:author="豆卢寄瑶" w:date="2021-04-17T13:24:20Z">
        <w:r>
          <w:rPr>
            <w:rFonts w:hint="eastAsia" w:eastAsia="楷体"/>
            <w:lang w:val="en-US" w:eastAsia="zh-CN"/>
          </w:rPr>
          <w:t>呢</w:t>
        </w:r>
      </w:ins>
      <w:ins w:id="29" w:author="豆卢寄瑶" w:date="2021-04-17T13:24:21Z">
        <w:r>
          <w:rPr>
            <w:rFonts w:hint="eastAsia" w:eastAsia="楷体"/>
            <w:lang w:val="en-US" w:eastAsia="zh-CN"/>
          </w:rPr>
          <w:t>？</w:t>
        </w:r>
      </w:ins>
      <w:ins w:id="30" w:author="豆卢寄瑶" w:date="2021-04-17T13:24:04Z">
        <w:r>
          <w:rPr>
            <w:rFonts w:hint="eastAsia" w:eastAsia="楷体"/>
            <w:lang w:eastAsia="zh-CN"/>
          </w:rPr>
          <w:t>）</w:t>
        </w:r>
      </w:ins>
      <w:r>
        <w:rPr>
          <w:rFonts w:eastAsia="楷体"/>
        </w:rPr>
        <w:t>。</w:t>
      </w:r>
    </w:p>
    <w:p w14:paraId="707A82A7">
      <w:pPr>
        <w:pStyle w:val="8"/>
        <w:rPr>
          <w:rFonts w:eastAsia="楷体"/>
        </w:rPr>
      </w:pPr>
      <w:r>
        <w:rPr>
          <w:rFonts w:eastAsia="楷体"/>
        </w:rPr>
        <w:t>Soma Unit（神经元处器）有两套读写分离的地址数据总线，可以读写任意SRAM块Mem0～Mem3，以提高Move原语执行的效率。读写数据位宽为16B，地址溢出指定memory块大小时，地址取余数。</w:t>
      </w:r>
    </w:p>
    <w:p w14:paraId="2C643D03">
      <w:pPr>
        <w:pStyle w:val="8"/>
        <w:rPr>
          <w:rFonts w:eastAsia="楷体"/>
        </w:rPr>
      </w:pPr>
      <w:r>
        <w:rPr>
          <w:rFonts w:eastAsia="楷体"/>
        </w:rPr>
        <w:t>Router Unit（路由处理器）有一套读写地址数据总线，只访问参数空间SRAM 块Mem2。路由处理器的读出位宽为16B，写入数据位宽为8B、2B和1B。</w:t>
      </w:r>
    </w:p>
    <w:p w14:paraId="551F6C20">
      <w:pPr>
        <w:pStyle w:val="8"/>
        <w:rPr>
          <w:rFonts w:eastAsia="楷体"/>
        </w:rPr>
      </w:pPr>
      <w:r>
        <w:rPr>
          <w:rFonts w:eastAsia="楷体"/>
        </w:rPr>
        <w:t>工作时，路由器按8B接收数据，写入Mem2相应的地址输入数据缓存地址。当一组数据传输完整后，如每个Phase结束后或收到由发送端发来传输结束指令，由Soma Unit按16B位宽，根据原语将输入数据转移至数据存储空间中。</w:t>
      </w:r>
    </w:p>
    <w:p w14:paraId="719318A6">
      <w:pPr>
        <w:pStyle w:val="8"/>
        <w:rPr>
          <w:rFonts w:eastAsia="楷体"/>
        </w:rPr>
      </w:pPr>
      <w:r>
        <w:rPr>
          <w:rFonts w:eastAsia="楷体"/>
        </w:rPr>
        <w:t>Axon Unit将计算结果存入数据空间。当需要将Axon Unit计算结果发送到其它Core时，由Soma处理器执行Move原语，根据原语中的地址将输出数据搬运到在Router中等效为Mem3的中间缓存中，再由路由处理器读取发送；或将数据直接存储Mem2，再由路由处理器读取发送</w:t>
      </w:r>
      <w:ins w:id="31" w:author="豆卢寄瑶" w:date="2021-04-17T13:24:45Z">
        <w:r>
          <w:rPr>
            <w:rFonts w:hint="eastAsia" w:eastAsia="楷体"/>
            <w:lang w:eastAsia="zh-CN"/>
          </w:rPr>
          <w:t>（</w:t>
        </w:r>
      </w:ins>
      <w:ins w:id="32" w:author="豆卢寄瑶" w:date="2021-04-17T13:24:50Z">
        <w:r>
          <w:rPr>
            <w:rFonts w:hint="eastAsia" w:eastAsia="楷体"/>
            <w:lang w:eastAsia="zh-CN"/>
          </w:rPr>
          <w:t>两种</w:t>
        </w:r>
      </w:ins>
      <w:ins w:id="33" w:author="豆卢寄瑶" w:date="2021-04-17T13:24:52Z">
        <w:r>
          <w:rPr>
            <w:rFonts w:hint="eastAsia" w:eastAsia="楷体"/>
            <w:lang w:eastAsia="zh-CN"/>
          </w:rPr>
          <w:t>不同</w:t>
        </w:r>
      </w:ins>
      <w:ins w:id="34" w:author="豆卢寄瑶" w:date="2021-04-17T13:24:53Z">
        <w:r>
          <w:rPr>
            <w:rFonts w:hint="eastAsia" w:eastAsia="楷体"/>
            <w:lang w:eastAsia="zh-CN"/>
          </w:rPr>
          <w:t>的</w:t>
        </w:r>
      </w:ins>
      <w:ins w:id="35" w:author="豆卢寄瑶" w:date="2021-04-17T13:24:58Z">
        <w:r>
          <w:rPr>
            <w:rFonts w:hint="eastAsia" w:eastAsia="楷体"/>
            <w:lang w:eastAsia="zh-CN"/>
          </w:rPr>
          <w:t>数据</w:t>
        </w:r>
      </w:ins>
      <w:ins w:id="36" w:author="豆卢寄瑶" w:date="2021-04-17T13:24:59Z">
        <w:r>
          <w:rPr>
            <w:rFonts w:hint="eastAsia" w:eastAsia="楷体"/>
            <w:lang w:eastAsia="zh-CN"/>
          </w:rPr>
          <w:t>发射</w:t>
        </w:r>
      </w:ins>
      <w:ins w:id="37" w:author="豆卢寄瑶" w:date="2021-04-17T13:25:02Z">
        <w:r>
          <w:rPr>
            <w:rFonts w:hint="eastAsia" w:eastAsia="楷体"/>
            <w:lang w:eastAsia="zh-CN"/>
          </w:rPr>
          <w:t>方式</w:t>
        </w:r>
      </w:ins>
      <w:ins w:id="38" w:author="豆卢寄瑶" w:date="2021-04-17T13:24:45Z">
        <w:r>
          <w:rPr>
            <w:rFonts w:hint="eastAsia" w:eastAsia="楷体"/>
            <w:lang w:eastAsia="zh-CN"/>
          </w:rPr>
          <w:t>）</w:t>
        </w:r>
      </w:ins>
      <w:r>
        <w:rPr>
          <w:rFonts w:eastAsia="楷体"/>
        </w:rPr>
        <w:t>。</w:t>
      </w:r>
    </w:p>
    <w:p w14:paraId="29D56F8A">
      <w:pPr>
        <w:pStyle w:val="8"/>
        <w:rPr>
          <w:rFonts w:eastAsia="楷体"/>
        </w:rPr>
      </w:pPr>
      <w:r>
        <w:rPr>
          <w:rFonts w:eastAsia="楷体"/>
        </w:rPr>
        <w:t>Soma处理器计算结果可以存入数据空间或Mem2。当需要发送到其它Core时，Soma处理器可以直接将结果存入Mem2或Mem3中，由路由处理器读取发送。其中，Mem3为16B寄存器组成的缓存单元，用于缓存Soma向Router发送需要Core间传输的数据。当Soma写该缓存后该缓存写使能清0，Router发送器读取该缓存后，该缓存写使能置1。</w:t>
      </w:r>
    </w:p>
    <w:p w14:paraId="295598F6">
      <w:pPr>
        <w:pStyle w:val="8"/>
        <w:rPr>
          <w:rFonts w:eastAsia="楷体"/>
        </w:rPr>
      </w:pPr>
      <w:r>
        <w:rPr>
          <w:rFonts w:eastAsia="楷体"/>
        </w:rPr>
        <w:t>Mem0~Mem2访问优先级：Axon Unit＞Soma Unit＞Router Unit。</w:t>
      </w:r>
    </w:p>
    <w:p w14:paraId="5ACED707">
      <w:pPr>
        <w:pStyle w:val="8"/>
        <w:rPr>
          <w:rFonts w:eastAsia="楷体"/>
        </w:rPr>
      </w:pPr>
      <w:r>
        <w:rPr>
          <w:rFonts w:eastAsia="楷体"/>
        </w:rPr>
        <w:t>进一步：(Read_PI) &gt;Axon_InA RW &gt; Axon_InB RW＞Soma Wr&gt;Soma Rd＞Router Rd&gt;Router Wr。</w:t>
      </w:r>
    </w:p>
    <w:p w14:paraId="45033B66">
      <w:pPr>
        <w:pStyle w:val="8"/>
        <w:rPr>
          <w:rFonts w:eastAsia="楷体"/>
        </w:rPr>
      </w:pPr>
      <w:r>
        <w:rPr>
          <w:rFonts w:eastAsia="楷体"/>
        </w:rPr>
        <w:t>Mem0~Mem2的仲裁由Mem模块根据仲裁优先级产生，在各模块访问时根据各模块地址产生相应的rdy信号，只有当相应的rdy信号为1时，各模块才能有效读写。</w:t>
      </w:r>
    </w:p>
    <w:p w14:paraId="512EAE4E">
      <w:pPr>
        <w:rPr>
          <w:rFonts w:ascii="Times New Roman" w:hAnsi="Times New Roman" w:eastAsia="楷体"/>
          <w:szCs w:val="24"/>
        </w:rPr>
      </w:pPr>
      <w:r>
        <w:rPr>
          <w:rFonts w:eastAsia="楷体"/>
        </w:rPr>
        <w:br w:type="page"/>
      </w:r>
      <w:bookmarkStart w:id="7" w:name="_GoBack"/>
      <w:bookmarkEnd w:id="7"/>
    </w:p>
    <w:p w14:paraId="5BB58E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586C57"/>
    <w:multiLevelType w:val="multilevel"/>
    <w:tmpl w:val="16586C57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"/>
      <w:suff w:val="space"/>
      <w:lvlText w:val="%1.%2"/>
      <w:lvlJc w:val="left"/>
      <w:pPr>
        <w:ind w:left="425" w:hanging="425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850" w:hanging="425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425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豆卢寄瑶">
    <w15:presenceInfo w15:providerId="WPS Office" w15:userId="4163356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E1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2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EastAsia" w:hAnsiTheme="minorEastAsia" w:eastAsiaTheme="minorEastAsia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1"/>
    <w:pPr>
      <w:keepNext/>
      <w:keepLines/>
      <w:numPr>
        <w:ilvl w:val="1"/>
        <w:numId w:val="1"/>
      </w:numPr>
      <w:spacing w:before="140" w:after="140" w:line="360" w:lineRule="auto"/>
      <w:outlineLvl w:val="1"/>
    </w:pPr>
    <w:rPr>
      <w:rFonts w:ascii="Times New Roman" w:hAnsi="Times New Roman" w:eastAsia="华文楷体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4"/>
    <w:next w:val="1"/>
    <w:unhideWhenUsed/>
    <w:qFormat/>
    <w:uiPriority w:val="2"/>
  </w:style>
  <w:style w:type="paragraph" w:customStyle="1" w:styleId="4">
    <w:name w:val="图注"/>
    <w:basedOn w:val="5"/>
    <w:qFormat/>
    <w:uiPriority w:val="0"/>
    <w:pPr>
      <w:snapToGrid w:val="0"/>
      <w:spacing w:line="360" w:lineRule="auto"/>
      <w:ind w:firstLine="0" w:firstLineChars="0"/>
      <w:jc w:val="center"/>
    </w:pPr>
    <w:rPr>
      <w:rFonts w:ascii="Times New Roman" w:hAnsi="Times New Roman" w:eastAsia="华文楷体"/>
      <w:sz w:val="22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paragraph" w:customStyle="1" w:styleId="8">
    <w:name w:val="ALL内容"/>
    <w:basedOn w:val="5"/>
    <w:qFormat/>
    <w:uiPriority w:val="0"/>
    <w:pPr>
      <w:snapToGrid w:val="0"/>
      <w:spacing w:line="300" w:lineRule="auto"/>
      <w:ind w:firstLine="480"/>
      <w:jc w:val="both"/>
    </w:pPr>
    <w:rPr>
      <w:rFonts w:ascii="Times New Roman" w:hAnsi="Times New Roman" w:eastAsia="华文楷体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2026-02-22T15:50:05Z</dcterms:created>
  <dc:creator>dy</dc:creator>
  <cp:lastModifiedBy>丁毅</cp:lastModifiedBy>
  <dcterms:modified xsi:type="dcterms:W3CDTF">2026-02-22T15:53:19Z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eyJoZGlkIjoiNWI5MmU5NDhjMzEwNDc5MTRmZjY4YmRjYTc3Y2MxY2UiLCJ1c2VySWQiOiIyMTIwMjkxNDMifQ==</vt:lpwstr>
  </property>
  <property fmtid="{D5CDD505-2E9C-101B-9397-08002B2CF9AE}" pid="4" name="ICV">
    <vt:lpwstr>9D07B9713D8646F0970381386F75D521_12</vt:lpwstr>
  </property>
</Properties>
</file>